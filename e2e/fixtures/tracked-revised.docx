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c="http://schemas.openxmlformats.org/drawingml/2006/chart">
  <w:body>
    <w:p>
      <w:del w:id="1" w:author="Fixture" w:date="2026-09-10T00:00:00Z">
        <w:r>
          <w:delText>交付期限为30日。</w:delText>
        </w:r>
      </w:del>
      <w:ins w:id="2" w:author="Fixture" w:date="2026-09-10T00:00:00Z">
        <w:r>
          <w:t>交付期限为15日。</w:t>
        </w:r>
      </w:ins>
    </w:p>
    <w:sectPr>
      <w:pgSz w:w="11906" w:h="16838"/>
    </w:sectPr>
  </w:body>
</w:document>
</file>

<file path=word/_rels/document.xml.rels><Relationships xmlns="http://schemas.openxmlformats.org/package/2006/relationships"></Relationships>
</file>